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3A83A" w14:textId="47F01CB9" w:rsidR="0049205A" w:rsidRDefault="002434FF">
      <w:pPr>
        <w:spacing w:before="60" w:after="40"/>
      </w:pPr>
      <w:r>
        <w:rPr>
          <w:b/>
          <w:bCs/>
          <w:color w:val="8A9BB0"/>
          <w:sz w:val="16"/>
          <w:szCs w:val="16"/>
        </w:rPr>
        <w:t xml:space="preserve">SOVEREIGN AI INFRASTRUCTURE  </w:t>
      </w:r>
    </w:p>
    <w:p w14:paraId="6889A590" w14:textId="77777777" w:rsidR="0049205A" w:rsidRDefault="002434FF">
      <w:pPr>
        <w:spacing w:before="40" w:after="60"/>
        <w:outlineLvl w:val="0"/>
      </w:pPr>
      <w:r>
        <w:rPr>
          <w:rFonts w:ascii="Trebuchet MS" w:eastAsia="Trebuchet MS" w:hAnsi="Trebuchet MS" w:cs="Trebuchet MS"/>
          <w:b/>
          <w:bCs/>
          <w:color w:val="0D1B2A"/>
          <w:sz w:val="60"/>
          <w:szCs w:val="60"/>
        </w:rPr>
        <w:t>Sovereign AI infrastructure, green by design.</w:t>
      </w:r>
    </w:p>
    <w:p w14:paraId="03A1861E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66A2E997" w14:textId="4E8A50BF" w:rsidR="0049205A" w:rsidRDefault="002434FF">
      <w:pPr>
        <w:spacing w:after="160" w:line="300" w:lineRule="auto"/>
      </w:pPr>
      <w:r>
        <w:rPr>
          <w:color w:val="1A4A6B"/>
          <w:sz w:val="26"/>
          <w:szCs w:val="26"/>
        </w:rPr>
        <w:t>V53 is a greenfield AI cluster engineered from the ground up around energy — bringing renewables, green hydrogen and intelligent energy optimisation together with sovereign  comput</w:t>
      </w:r>
      <w:r w:rsidR="00F65290">
        <w:rPr>
          <w:color w:val="1A4A6B"/>
          <w:sz w:val="26"/>
          <w:szCs w:val="26"/>
        </w:rPr>
        <w:t>e capacity</w:t>
      </w:r>
      <w:r w:rsidR="007C238F">
        <w:rPr>
          <w:color w:val="1A4A6B"/>
          <w:sz w:val="26"/>
          <w:szCs w:val="26"/>
        </w:rPr>
        <w:t xml:space="preserve"> and optimal conditions to meet growing demand.</w:t>
      </w:r>
    </w:p>
    <w:p w14:paraId="12E824A5" w14:textId="546EC571" w:rsidR="0049205A" w:rsidRDefault="002434FF">
      <w:pPr>
        <w:spacing w:after="120" w:line="276" w:lineRule="auto"/>
      </w:pPr>
      <w:r>
        <w:t xml:space="preserve">V53 is </w:t>
      </w:r>
      <w:r w:rsidR="00C95C5C">
        <w:t>green field infrastructures cluster</w:t>
      </w:r>
      <w:r>
        <w:t xml:space="preserve"> with sustainability </w:t>
      </w:r>
      <w:r w:rsidR="00F819A2">
        <w:t>and resiliency</w:t>
      </w:r>
      <w:r w:rsidR="00C95C5C">
        <w:t xml:space="preserve"> by design</w:t>
      </w:r>
      <w:r>
        <w:t>. It is an integrated energy</w:t>
      </w:r>
      <w:r w:rsidR="00970D28">
        <w:t xml:space="preserve"> </w:t>
      </w:r>
      <w:r>
        <w:t>and</w:t>
      </w:r>
      <w:r w:rsidR="00970D28">
        <w:t xml:space="preserve"> </w:t>
      </w:r>
      <w:r>
        <w:t>compute cluster, designed from first principles to meet Europe’s emerging requirements for large</w:t>
      </w:r>
      <w:r w:rsidR="00D62763">
        <w:t xml:space="preserve"> </w:t>
      </w:r>
      <w:r>
        <w:t xml:space="preserve">scale AI infrastructure: sovereign, efficient and </w:t>
      </w:r>
      <w:r w:rsidR="005A089C">
        <w:t>sustainable</w:t>
      </w:r>
      <w:r>
        <w:t xml:space="preserve"> by design. Alongside it, the NODUM AI Competence Hub</w:t>
      </w:r>
      <w:r w:rsidR="002977F1">
        <w:t xml:space="preserve"> will help</w:t>
      </w:r>
      <w:r>
        <w:t xml:space="preserve"> </w:t>
      </w:r>
      <w:r w:rsidR="002977F1">
        <w:t>to convert clients</w:t>
      </w:r>
      <w:r w:rsidR="00E5297A">
        <w:t>’</w:t>
      </w:r>
      <w:r w:rsidR="002977F1">
        <w:t xml:space="preserve"> requi</w:t>
      </w:r>
      <w:ins w:id="0" w:author="Marc Rechter" w:date="2026-07-22T14:58:00Z" w16du:dateUtc="2026-07-22T12:58:00Z">
        <w:r w:rsidR="007D654E">
          <w:t>r</w:t>
        </w:r>
      </w:ins>
      <w:r w:rsidR="002977F1">
        <w:t>e</w:t>
      </w:r>
      <w:del w:id="1" w:author="Marc Rechter" w:date="2026-07-22T14:58:00Z" w16du:dateUtc="2026-07-22T12:58:00Z">
        <w:r w:rsidR="002977F1" w:rsidDel="007D654E">
          <w:delText>rn</w:delText>
        </w:r>
      </w:del>
      <w:r w:rsidR="002977F1">
        <w:t>ments and support the</w:t>
      </w:r>
      <w:r w:rsidR="00D6142E">
        <w:t xml:space="preserve">m </w:t>
      </w:r>
      <w:r w:rsidR="00CE79C6">
        <w:t xml:space="preserve">along the journey and convert </w:t>
      </w:r>
      <w:r>
        <w:t xml:space="preserve"> into regional capability.</w:t>
      </w:r>
    </w:p>
    <w:p w14:paraId="6ED278CC" w14:textId="77777777" w:rsidR="0049205A" w:rsidRDefault="002434FF">
      <w:pPr>
        <w:spacing w:before="120" w:after="40"/>
      </w:pPr>
      <w:r>
        <w:rPr>
          <w:b/>
          <w:bCs/>
          <w:i/>
          <w:iCs/>
          <w:color w:val="F58E3C"/>
        </w:rPr>
        <w:t>infra enabling AI</w:t>
      </w:r>
    </w:p>
    <w:p w14:paraId="1B71266B" w14:textId="6C978083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 xml:space="preserve">Greenfield, </w:t>
      </w:r>
      <w:r w:rsidR="002F4E48"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 xml:space="preserve">resilient </w:t>
      </w: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by design</w:t>
      </w:r>
    </w:p>
    <w:p w14:paraId="5EDB9788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2951333F" w14:textId="6CE395CE" w:rsidR="0049205A" w:rsidRDefault="002434FF">
      <w:pPr>
        <w:spacing w:after="120" w:line="276" w:lineRule="auto"/>
      </w:pPr>
      <w:r>
        <w:t>Greenfield means we begin with a blank site and design the whole system — power, cooling, hydrogen, heat reuse and compute — as a single architecture, rather than retrofitting an existing building. Every element is specified against European acceleration</w:t>
      </w:r>
      <w:r w:rsidR="00F41360">
        <w:t xml:space="preserve"> </w:t>
      </w:r>
      <w:r>
        <w:t>zone criteria from the start</w:t>
      </w:r>
      <w:r w:rsidR="00F41360">
        <w:t xml:space="preserve"> to meet AI compute </w:t>
      </w:r>
      <w:ins w:id="2" w:author="Marc Rechter" w:date="2026-07-22T14:59:00Z" w16du:dateUtc="2026-07-22T12:59:00Z">
        <w:r w:rsidR="007D654E">
          <w:t>requirements</w:t>
        </w:r>
      </w:ins>
      <w:del w:id="3" w:author="Marc Rechter" w:date="2026-07-22T14:59:00Z" w16du:dateUtc="2026-07-22T12:59:00Z">
        <w:r w:rsidR="00F41360" w:rsidDel="007D654E">
          <w:delText>requiernments</w:delText>
        </w:r>
      </w:del>
      <w:r w:rsidR="00F41360">
        <w:t>.</w:t>
      </w:r>
    </w:p>
    <w:p w14:paraId="2B27AE83" w14:textId="19A6B022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 xml:space="preserve">One integrated architecture — generation, storage, cooling and compute engineered together, </w:t>
      </w:r>
      <w:r w:rsidR="00461698">
        <w:rPr>
          <w:color w:val="002D4A"/>
        </w:rPr>
        <w:t xml:space="preserve">optimised and </w:t>
      </w:r>
      <w:r w:rsidR="00FA5511">
        <w:rPr>
          <w:color w:val="002D4A"/>
        </w:rPr>
        <w:t>fut</w:t>
      </w:r>
      <w:r w:rsidR="00DF5E07">
        <w:rPr>
          <w:color w:val="002D4A"/>
        </w:rPr>
        <w:t>ure proof through a roadmap</w:t>
      </w:r>
      <w:r>
        <w:rPr>
          <w:color w:val="002D4A"/>
        </w:rPr>
        <w:t>.</w:t>
      </w:r>
    </w:p>
    <w:p w14:paraId="2C5E9B07" w14:textId="21D84619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Modular and phased — capacity is added in defined blocks</w:t>
      </w:r>
      <w:r w:rsidR="00F5131A">
        <w:rPr>
          <w:color w:val="002D4A"/>
        </w:rPr>
        <w:t xml:space="preserve">, </w:t>
      </w:r>
      <w:r>
        <w:rPr>
          <w:color w:val="002D4A"/>
        </w:rPr>
        <w:t xml:space="preserve"> so the cluster scales in step with demand and </w:t>
      </w:r>
      <w:r w:rsidR="008C7DB8">
        <w:rPr>
          <w:color w:val="002D4A"/>
        </w:rPr>
        <w:t>the evolving business models</w:t>
      </w:r>
      <w:r>
        <w:rPr>
          <w:color w:val="002D4A"/>
        </w:rPr>
        <w:t>.</w:t>
      </w:r>
    </w:p>
    <w:p w14:paraId="446E214D" w14:textId="7F6877DE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Requirements</w:t>
      </w:r>
      <w:r w:rsidR="008C7DB8">
        <w:rPr>
          <w:color w:val="002D4A"/>
        </w:rPr>
        <w:t xml:space="preserve"> </w:t>
      </w:r>
      <w:r>
        <w:rPr>
          <w:color w:val="002D4A"/>
        </w:rPr>
        <w:t>by</w:t>
      </w:r>
      <w:r w:rsidR="008C7DB8">
        <w:rPr>
          <w:color w:val="002D4A"/>
        </w:rPr>
        <w:t xml:space="preserve"> </w:t>
      </w:r>
      <w:r>
        <w:rPr>
          <w:color w:val="002D4A"/>
        </w:rPr>
        <w:t>design — sovereignty, sustainability and resilience are written into the specification</w:t>
      </w:r>
      <w:r w:rsidR="009C78CC">
        <w:rPr>
          <w:color w:val="002D4A"/>
        </w:rPr>
        <w:t xml:space="preserve"> and enabled by state </w:t>
      </w:r>
      <w:del w:id="4" w:author="Marc Rechter" w:date="2026-07-22T14:59:00Z" w16du:dateUtc="2026-07-22T12:59:00Z">
        <w:r w:rsidR="009C78CC" w:rsidDel="007D654E">
          <w:rPr>
            <w:color w:val="002D4A"/>
          </w:rPr>
          <w:delText xml:space="preserve">if </w:delText>
        </w:r>
      </w:del>
      <w:ins w:id="5" w:author="Marc Rechter" w:date="2026-07-22T14:59:00Z" w16du:dateUtc="2026-07-22T12:59:00Z">
        <w:r w:rsidR="007D654E">
          <w:rPr>
            <w:color w:val="002D4A"/>
          </w:rPr>
          <w:t>of</w:t>
        </w:r>
        <w:r w:rsidR="007D654E">
          <w:rPr>
            <w:color w:val="002D4A"/>
          </w:rPr>
          <w:t xml:space="preserve"> </w:t>
        </w:r>
      </w:ins>
      <w:r w:rsidR="009C78CC">
        <w:rPr>
          <w:color w:val="002D4A"/>
        </w:rPr>
        <w:t>the art enabling technologies.</w:t>
      </w:r>
    </w:p>
    <w:p w14:paraId="500064EF" w14:textId="77777777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An energy cluster, not just a data centre</w:t>
      </w:r>
    </w:p>
    <w:p w14:paraId="3A2CF61F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69EAE02C" w14:textId="77777777" w:rsidR="0049205A" w:rsidRDefault="002434FF">
      <w:pPr>
        <w:spacing w:after="120" w:line="276" w:lineRule="auto"/>
      </w:pPr>
      <w:r>
        <w:t xml:space="preserve">The scarce resource in AI is not land or servers — it is clean, reliable power. V53 is built around a power hub that brings renewables, green hydrogen and energy </w:t>
      </w:r>
      <w:commentRangeStart w:id="6"/>
      <w:r>
        <w:t xml:space="preserve">optimisation </w:t>
      </w:r>
      <w:commentRangeEnd w:id="6"/>
      <w:r w:rsidR="007D654E">
        <w:rPr>
          <w:rStyle w:val="CommentReference"/>
          <w:sz w:val="22"/>
          <w:szCs w:val="22"/>
        </w:rPr>
        <w:commentReference w:id="6"/>
      </w:r>
      <w:r>
        <w:t>into one system, designed to strengthen the regional grid rather than strain it.</w:t>
      </w:r>
    </w:p>
    <w:p w14:paraId="72A6DAD0" w14:textId="27D6F316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lastRenderedPageBreak/>
        <w:t xml:space="preserve">— </w:t>
      </w:r>
      <w:r>
        <w:rPr>
          <w:color w:val="002D4A"/>
        </w:rPr>
        <w:t>Direct renewable supply, targeting 100% renewable matching from the first day of operation.</w:t>
      </w:r>
    </w:p>
    <w:p w14:paraId="06254DCF" w14:textId="44466280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Green</w:t>
      </w:r>
      <w:r w:rsidR="00D868F8">
        <w:rPr>
          <w:color w:val="002D4A"/>
        </w:rPr>
        <w:t xml:space="preserve"> </w:t>
      </w:r>
      <w:r>
        <w:rPr>
          <w:color w:val="002D4A"/>
        </w:rPr>
        <w:t>hydrogen backup — zero</w:t>
      </w:r>
      <w:r w:rsidR="00167D29">
        <w:rPr>
          <w:color w:val="002D4A"/>
        </w:rPr>
        <w:t xml:space="preserve"> </w:t>
      </w:r>
      <w:r>
        <w:rPr>
          <w:color w:val="002D4A"/>
        </w:rPr>
        <w:t>emission fuel cells replace diesel generators for resilience, supplied from a European green</w:t>
      </w:r>
      <w:r w:rsidR="00F326A9">
        <w:rPr>
          <w:color w:val="002D4A"/>
        </w:rPr>
        <w:t xml:space="preserve"> </w:t>
      </w:r>
      <w:r>
        <w:rPr>
          <w:color w:val="002D4A"/>
        </w:rPr>
        <w:t xml:space="preserve">hydrogen </w:t>
      </w:r>
      <w:r w:rsidR="00F326A9">
        <w:rPr>
          <w:color w:val="002D4A"/>
        </w:rPr>
        <w:t>partner project cluster</w:t>
      </w:r>
      <w:r>
        <w:rPr>
          <w:color w:val="002D4A"/>
        </w:rPr>
        <w:t>.</w:t>
      </w:r>
    </w:p>
    <w:p w14:paraId="6026B56B" w14:textId="318022A2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Energy optimisation —</w:t>
      </w:r>
      <w:r w:rsidR="00E80D15">
        <w:rPr>
          <w:color w:val="002D4A"/>
        </w:rPr>
        <w:t xml:space="preserve"> full stack of solutions and building blocks</w:t>
      </w:r>
      <w:r>
        <w:rPr>
          <w:color w:val="002D4A"/>
        </w:rPr>
        <w:t>, giving network operators the demand flexibility need</w:t>
      </w:r>
      <w:r w:rsidR="00AE3241">
        <w:rPr>
          <w:color w:val="002D4A"/>
        </w:rPr>
        <w:t>ed and stretching beyond.</w:t>
      </w:r>
    </w:p>
    <w:p w14:paraId="480AC50E" w14:textId="3F46DDB9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 xml:space="preserve">Heat as a product — waste heat from </w:t>
      </w:r>
      <w:commentRangeStart w:id="7"/>
      <w:r>
        <w:rPr>
          <w:color w:val="002D4A"/>
        </w:rPr>
        <w:t xml:space="preserve">liquid-cooled servers </w:t>
      </w:r>
      <w:commentRangeEnd w:id="7"/>
      <w:r w:rsidR="007D654E">
        <w:rPr>
          <w:rStyle w:val="CommentReference"/>
          <w:color w:val="002D4A"/>
          <w:sz w:val="22"/>
          <w:szCs w:val="22"/>
        </w:rPr>
        <w:commentReference w:id="7"/>
      </w:r>
      <w:r>
        <w:rPr>
          <w:color w:val="002D4A"/>
        </w:rPr>
        <w:t xml:space="preserve">is </w:t>
      </w:r>
      <w:r w:rsidR="00E13121">
        <w:rPr>
          <w:color w:val="002D4A"/>
        </w:rPr>
        <w:t xml:space="preserve">planned to be </w:t>
      </w:r>
      <w:r>
        <w:rPr>
          <w:color w:val="002D4A"/>
        </w:rPr>
        <w:t>captured and made available for local reuse.</w:t>
      </w:r>
    </w:p>
    <w:p w14:paraId="6036753D" w14:textId="51369A46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A</w:t>
      </w:r>
      <w:r w:rsidR="00B56457">
        <w:rPr>
          <w:color w:val="002D4A"/>
        </w:rPr>
        <w:t xml:space="preserve">n energy </w:t>
      </w:r>
      <w:r>
        <w:rPr>
          <w:color w:val="002D4A"/>
        </w:rPr>
        <w:t>hub for the region — substation capacity, battery storage and hydrogen infrastructure sized to serve the cluster and, potentially, its neighbours.</w:t>
      </w:r>
    </w:p>
    <w:p w14:paraId="243C861F" w14:textId="62D33053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Built to meet EU acceleration</w:t>
      </w:r>
      <w:r w:rsidR="00B56457"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zone requirements</w:t>
      </w:r>
    </w:p>
    <w:p w14:paraId="40F20863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20388F7D" w14:textId="07424DE5" w:rsidR="0049205A" w:rsidRDefault="002434FF">
      <w:pPr>
        <w:spacing w:after="120" w:line="276" w:lineRule="auto"/>
      </w:pPr>
      <w:r>
        <w:t>Europe is reshaping how large</w:t>
      </w:r>
      <w:r w:rsidR="00B56457">
        <w:t xml:space="preserve"> </w:t>
      </w:r>
      <w:r>
        <w:t>scale AI infrastructure is planned, powered and governed. V53 is designed to align with that framework from the outset.</w:t>
      </w:r>
    </w:p>
    <w:p w14:paraId="34E579DD" w14:textId="77777777" w:rsidR="0049205A" w:rsidRDefault="002434FF">
      <w:pPr>
        <w:keepNext/>
        <w:spacing w:before="140" w:after="20"/>
      </w:pPr>
      <w:r>
        <w:rPr>
          <w:b/>
          <w:bCs/>
          <w:color w:val="1A4A6B"/>
          <w:sz w:val="24"/>
          <w:szCs w:val="24"/>
        </w:rPr>
        <w:t>The Cloud and AI Development Act (CADA)</w:t>
      </w:r>
    </w:p>
    <w:p w14:paraId="6280E9C0" w14:textId="46A82031" w:rsidR="0049205A" w:rsidRDefault="002434FF">
      <w:pPr>
        <w:spacing w:after="120" w:line="276" w:lineRule="auto"/>
      </w:pPr>
      <w:r>
        <w:t>Proposed in June 2026, CADA introduces fast</w:t>
      </w:r>
      <w:r w:rsidR="006533D0">
        <w:t xml:space="preserve"> </w:t>
      </w:r>
      <w:r>
        <w:t>tracked “data-centre acceleration zones” and a European sovereignty framework for cloud and AI. V53’s clean-energy integration, waste</w:t>
      </w:r>
      <w:r w:rsidR="003B7944">
        <w:t xml:space="preserve"> </w:t>
      </w:r>
      <w:r>
        <w:t>heat design and co</w:t>
      </w:r>
      <w:r w:rsidR="00486E23">
        <w:t xml:space="preserve"> </w:t>
      </w:r>
      <w:r>
        <w:t>located generation and storage map directly to the criteria these zones and strategic projects are expected to reward.</w:t>
      </w:r>
    </w:p>
    <w:p w14:paraId="06945C1F" w14:textId="77777777" w:rsidR="0049205A" w:rsidRDefault="002434FF">
      <w:pPr>
        <w:spacing w:before="40" w:after="160"/>
      </w:pPr>
      <w:r>
        <w:rPr>
          <w:i/>
          <w:iCs/>
          <w:color w:val="8A9BB0"/>
          <w:sz w:val="18"/>
          <w:szCs w:val="18"/>
        </w:rPr>
        <w:t>CADA is a legislative proposal under negotiation; V53 is designed to align with its criteria, not certified under it.</w:t>
      </w:r>
    </w:p>
    <w:p w14:paraId="7C0EB599" w14:textId="77777777" w:rsidR="00C745F5" w:rsidRDefault="002434FF" w:rsidP="00C745F5">
      <w:pPr>
        <w:keepNext/>
        <w:spacing w:before="140" w:after="20"/>
      </w:pPr>
      <w:r>
        <w:rPr>
          <w:b/>
          <w:bCs/>
          <w:color w:val="1A4A6B"/>
          <w:sz w:val="24"/>
          <w:szCs w:val="24"/>
        </w:rPr>
        <w:t>Sovereignty and security</w:t>
      </w:r>
    </w:p>
    <w:p w14:paraId="58E8C419" w14:textId="7DCC56FB" w:rsidR="0049205A" w:rsidRDefault="002434FF" w:rsidP="00C745F5">
      <w:pPr>
        <w:keepNext/>
        <w:spacing w:before="140" w:after="20"/>
      </w:pPr>
      <w:r>
        <w:t xml:space="preserve"> EU</w:t>
      </w:r>
      <w:r w:rsidR="00495003">
        <w:t xml:space="preserve"> </w:t>
      </w:r>
      <w:r>
        <w:t>located processing, designed to support the higher assurance levels required for public</w:t>
      </w:r>
      <w:r w:rsidR="00696747">
        <w:t xml:space="preserve"> </w:t>
      </w:r>
      <w:r>
        <w:t>sector and critical workloads — and aligned with the EU AI Act, NIS2 and the Data Act’s portability rules.</w:t>
      </w:r>
    </w:p>
    <w:p w14:paraId="74B7EA37" w14:textId="77777777" w:rsidR="0049205A" w:rsidRDefault="002434FF">
      <w:pPr>
        <w:keepNext/>
        <w:spacing w:before="140" w:after="20"/>
      </w:pPr>
      <w:r>
        <w:rPr>
          <w:b/>
          <w:bCs/>
          <w:color w:val="1A4A6B"/>
          <w:sz w:val="24"/>
          <w:szCs w:val="24"/>
        </w:rPr>
        <w:t>Measured sustainability</w:t>
      </w:r>
    </w:p>
    <w:p w14:paraId="4EA138D7" w14:textId="2CF3001F" w:rsidR="0049205A" w:rsidRDefault="002434FF">
      <w:pPr>
        <w:spacing w:after="120" w:line="276" w:lineRule="auto"/>
      </w:pPr>
      <w:r>
        <w:t>Designed against Europe’s data</w:t>
      </w:r>
      <w:r w:rsidR="00703AF0">
        <w:t xml:space="preserve"> </w:t>
      </w:r>
      <w:r>
        <w:t xml:space="preserve">centre energy metrics </w:t>
      </w:r>
      <w:r w:rsidR="00723A7E">
        <w:t xml:space="preserve">focused on </w:t>
      </w:r>
      <w:del w:id="8" w:author="Marc Rechter" w:date="2026-07-22T15:05:00Z" w16du:dateUtc="2026-07-22T13:05:00Z">
        <w:r w:rsidDel="007D654E">
          <w:delText xml:space="preserve"> </w:delText>
        </w:r>
      </w:del>
      <w:r>
        <w:t>power, water, energy-reuse and renewable-energy factors and built for the reporting and rating regime introduced under the Energy Efficiency Directive.</w:t>
      </w:r>
    </w:p>
    <w:p w14:paraId="1A0E697F" w14:textId="77777777" w:rsidR="0049205A" w:rsidRDefault="002434FF">
      <w:pPr>
        <w:keepNext/>
        <w:spacing w:before="140" w:after="20"/>
      </w:pPr>
      <w:r>
        <w:rPr>
          <w:b/>
          <w:bCs/>
          <w:color w:val="1A4A6B"/>
          <w:sz w:val="24"/>
          <w:szCs w:val="24"/>
        </w:rPr>
        <w:t>Part of the European compute network</w:t>
      </w:r>
    </w:p>
    <w:p w14:paraId="35F1FB5D" w14:textId="77777777" w:rsidR="0049205A" w:rsidRDefault="002434FF">
      <w:pPr>
        <w:spacing w:after="120" w:line="276" w:lineRule="auto"/>
      </w:pPr>
      <w:r>
        <w:t>Positioned to complement and interface with the region’s EuroHPC AI Factory in Groningen, extending sovereign compute capacity for enterprises, the public sector and research.</w:t>
      </w:r>
    </w:p>
    <w:p w14:paraId="1F44EA8A" w14:textId="77777777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The compute layer</w:t>
      </w:r>
    </w:p>
    <w:p w14:paraId="31E67C1C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72341F0D" w14:textId="13447BC2" w:rsidR="0049205A" w:rsidRDefault="002434FF">
      <w:pPr>
        <w:spacing w:after="120" w:line="276" w:lineRule="auto"/>
      </w:pPr>
      <w:r>
        <w:lastRenderedPageBreak/>
        <w:t xml:space="preserve">The infrastructure exists to serve compute </w:t>
      </w:r>
      <w:r w:rsidR="00FE7D31">
        <w:t xml:space="preserve">to be </w:t>
      </w:r>
      <w:del w:id="9" w:author="Marc Rechter" w:date="2026-07-22T15:06:00Z" w16du:dateUtc="2026-07-22T13:06:00Z">
        <w:r w:rsidDel="007D654E">
          <w:delText xml:space="preserve"> </w:delText>
        </w:r>
      </w:del>
      <w:r>
        <w:t>delivered in modular, high</w:t>
      </w:r>
      <w:r w:rsidR="0072532D">
        <w:t xml:space="preserve"> </w:t>
      </w:r>
      <w:r>
        <w:t>density blocks ready for the most demanding AI workloads.</w:t>
      </w:r>
    </w:p>
    <w:p w14:paraId="5498309B" w14:textId="77777777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50 MWe of contracted grid capacity, engineered to scale toward 100 MWe.</w:t>
      </w:r>
    </w:p>
    <w:p w14:paraId="6D8D7FF3" w14:textId="342C9FA6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Modular for fast time</w:t>
      </w:r>
      <w:r w:rsidR="00711E83">
        <w:rPr>
          <w:color w:val="002D4A"/>
        </w:rPr>
        <w:t xml:space="preserve"> </w:t>
      </w:r>
      <w:r>
        <w:rPr>
          <w:color w:val="002D4A"/>
        </w:rPr>
        <w:t>to</w:t>
      </w:r>
      <w:r w:rsidR="00711E83">
        <w:rPr>
          <w:color w:val="002D4A"/>
        </w:rPr>
        <w:t xml:space="preserve"> </w:t>
      </w:r>
      <w:r>
        <w:rPr>
          <w:color w:val="002D4A"/>
        </w:rPr>
        <w:t>market, with Tier III–IV equivalent reliability targets.</w:t>
      </w:r>
    </w:p>
    <w:p w14:paraId="68727EB7" w14:textId="51CCF947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Advanced liquid cooling for high</w:t>
      </w:r>
      <w:r w:rsidR="00A43608">
        <w:rPr>
          <w:color w:val="002D4A"/>
        </w:rPr>
        <w:t xml:space="preserve"> </w:t>
      </w:r>
      <w:r>
        <w:rPr>
          <w:color w:val="002D4A"/>
        </w:rPr>
        <w:t>density GPU clusters.</w:t>
      </w:r>
    </w:p>
    <w:p w14:paraId="03CEF4FE" w14:textId="77777777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NODUM AI Competence Hub</w:t>
      </w:r>
    </w:p>
    <w:p w14:paraId="35995F0F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57E0916C" w14:textId="110FBB13" w:rsidR="0049205A" w:rsidRDefault="002434FF">
      <w:pPr>
        <w:spacing w:after="120" w:line="276" w:lineRule="auto"/>
      </w:pPr>
      <w:r>
        <w:t>Infrastructure alone does not build capability. NODUM turns V53’s compute into skills, research and adoption for the region</w:t>
      </w:r>
      <w:r w:rsidR="00E82871">
        <w:t xml:space="preserve">, which </w:t>
      </w:r>
      <w:r w:rsidR="00DA2794">
        <w:t xml:space="preserve">is </w:t>
      </w:r>
      <w:r>
        <w:t>the human layer of the cluster.</w:t>
      </w:r>
    </w:p>
    <w:p w14:paraId="5D37C74E" w14:textId="77777777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Training, simulation and certification with regional universities and national research institutes.</w:t>
      </w:r>
    </w:p>
    <w:p w14:paraId="3FE5EAD4" w14:textId="3315818C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Digital</w:t>
      </w:r>
      <w:r w:rsidR="00DA2794">
        <w:rPr>
          <w:color w:val="002D4A"/>
        </w:rPr>
        <w:t xml:space="preserve"> </w:t>
      </w:r>
      <w:r>
        <w:rPr>
          <w:color w:val="002D4A"/>
        </w:rPr>
        <w:t>twin and AI use cases in energy — predictive maintenance, grid</w:t>
      </w:r>
      <w:r w:rsidR="00DA2794">
        <w:rPr>
          <w:color w:val="002D4A"/>
        </w:rPr>
        <w:t xml:space="preserve"> </w:t>
      </w:r>
      <w:r>
        <w:rPr>
          <w:color w:val="002D4A"/>
        </w:rPr>
        <w:t>congestion relief, flexibility services and operational optimisation.</w:t>
      </w:r>
    </w:p>
    <w:p w14:paraId="726EABA4" w14:textId="0037BDC1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A living lab giving students, researchers and enterprises hands</w:t>
      </w:r>
      <w:r w:rsidR="00071BD8">
        <w:rPr>
          <w:color w:val="002D4A"/>
        </w:rPr>
        <w:t xml:space="preserve"> </w:t>
      </w:r>
      <w:r>
        <w:rPr>
          <w:color w:val="002D4A"/>
        </w:rPr>
        <w:t>on access to sovereign compute.</w:t>
      </w:r>
    </w:p>
    <w:p w14:paraId="1ABBB09C" w14:textId="77777777" w:rsidR="0049205A" w:rsidRDefault="002434FF">
      <w:pPr>
        <w:spacing w:after="80" w:line="264" w:lineRule="auto"/>
        <w:ind w:left="360" w:hanging="360"/>
      </w:pPr>
      <w:r>
        <w:rPr>
          <w:b/>
          <w:bCs/>
          <w:color w:val="F58E3C"/>
        </w:rPr>
        <w:t xml:space="preserve">— </w:t>
      </w:r>
      <w:r>
        <w:rPr>
          <w:color w:val="002D4A"/>
        </w:rPr>
        <w:t>Support for enterprises migrating to European sovereign compute capacity.</w:t>
      </w:r>
    </w:p>
    <w:p w14:paraId="62BAF90A" w14:textId="77777777" w:rsidR="0049205A" w:rsidRDefault="002434FF">
      <w:pPr>
        <w:keepNext/>
        <w:spacing w:before="300" w:after="40"/>
        <w:outlineLvl w:val="0"/>
      </w:pPr>
      <w:r>
        <w:rPr>
          <w:rFonts w:ascii="Trebuchet MS" w:eastAsia="Trebuchet MS" w:hAnsi="Trebuchet MS" w:cs="Trebuchet MS"/>
          <w:b/>
          <w:bCs/>
          <w:color w:val="002D4A"/>
          <w:sz w:val="44"/>
          <w:szCs w:val="44"/>
        </w:rPr>
        <w:t>Let’s build sovereign, sustainable AI infrastructure.</w:t>
      </w:r>
    </w:p>
    <w:p w14:paraId="39F0EC12" w14:textId="77777777" w:rsidR="0049205A" w:rsidRDefault="0049205A">
      <w:pPr>
        <w:pBdr>
          <w:bottom w:val="single" w:sz="16" w:space="1" w:color="F58E3C"/>
        </w:pBdr>
        <w:spacing w:before="20" w:after="140"/>
        <w:ind w:right="7200"/>
      </w:pPr>
    </w:p>
    <w:p w14:paraId="6A9D368B" w14:textId="77777777" w:rsidR="0049205A" w:rsidRDefault="002434FF">
      <w:pPr>
        <w:spacing w:after="120" w:line="276" w:lineRule="auto"/>
      </w:pPr>
      <w:r>
        <w:t>V53 AI Cluster · NODUM AI Competence Hub — Veendam, Groningen Province, Netherlands.</w:t>
      </w:r>
    </w:p>
    <w:p w14:paraId="2C4261B1" w14:textId="6AA5ADA9" w:rsidR="0049205A" w:rsidRDefault="002434FF">
      <w:pPr>
        <w:spacing w:after="120" w:line="276" w:lineRule="auto"/>
      </w:pPr>
      <w:r>
        <w:t xml:space="preserve">  v53ai.eu</w:t>
      </w:r>
    </w:p>
    <w:p w14:paraId="09AA8C0F" w14:textId="77777777" w:rsidR="0049205A" w:rsidRDefault="002434FF">
      <w:pPr>
        <w:spacing w:before="120" w:after="40"/>
      </w:pPr>
      <w:r>
        <w:rPr>
          <w:b/>
          <w:bCs/>
          <w:i/>
          <w:iCs/>
          <w:color w:val="F58E3C"/>
        </w:rPr>
        <w:t>infra enabling AI</w:t>
      </w:r>
    </w:p>
    <w:sectPr w:rsidR="0049205A">
      <w:footerReference w:type="default" r:id="rId11"/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arc Rechter" w:date="2026-07-22T15:00:00Z" w:initials="MR">
    <w:p w14:paraId="596CFA9F" w14:textId="77777777" w:rsidR="007D654E" w:rsidRDefault="007D654E" w:rsidP="007D654E">
      <w:r>
        <w:rPr>
          <w:rStyle w:val="CommentReference"/>
        </w:rPr>
        <w:annotationRef/>
      </w:r>
      <w:r>
        <w:rPr>
          <w:sz w:val="20"/>
          <w:szCs w:val="20"/>
        </w:rPr>
        <w:t>and flexibilty?</w:t>
      </w:r>
    </w:p>
  </w:comment>
  <w:comment w:id="7" w:author="Marc Rechter" w:date="2026-07-22T15:02:00Z" w:initials="MR">
    <w:p w14:paraId="66B77122" w14:textId="77777777" w:rsidR="007D654E" w:rsidRDefault="007D654E" w:rsidP="007D654E">
      <w:r>
        <w:rPr>
          <w:rStyle w:val="CommentReference"/>
        </w:rPr>
        <w:annotationRef/>
      </w:r>
      <w:r>
        <w:rPr>
          <w:sz w:val="20"/>
          <w:szCs w:val="20"/>
        </w:rPr>
        <w:t>signal very low water usage as almost no evaporation?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96CFA9F" w15:done="0"/>
  <w15:commentEx w15:paraId="66B771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A3B486C" w16cex:dateUtc="2026-07-22T13:00:00Z"/>
  <w16cex:commentExtensible w16cex:durableId="5A7BF353" w16cex:dateUtc="2026-07-22T13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96CFA9F" w16cid:durableId="6A3B486C"/>
  <w16cid:commentId w16cid:paraId="66B77122" w16cid:durableId="5A7BF3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81340" w14:textId="77777777" w:rsidR="00A933A1" w:rsidRDefault="00A933A1">
      <w:r>
        <w:separator/>
      </w:r>
    </w:p>
  </w:endnote>
  <w:endnote w:type="continuationSeparator" w:id="0">
    <w:p w14:paraId="540A17C2" w14:textId="77777777" w:rsidR="00A933A1" w:rsidRDefault="00A9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909B66" w14:textId="77777777" w:rsidR="0049205A" w:rsidRDefault="002434FF">
    <w:pPr>
      <w:pBdr>
        <w:top w:val="single" w:sz="4" w:space="6" w:color="EBECEE"/>
      </w:pBdr>
      <w:jc w:val="center"/>
    </w:pPr>
    <w:r>
      <w:rPr>
        <w:color w:val="C5CDD6"/>
        <w:sz w:val="16"/>
        <w:szCs w:val="16"/>
      </w:rPr>
      <w:t>V53 AI Cluster  ·  NODUM AI Competence Hub  —  infra enabling AI  ·  v53ai.eu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54B49F" w14:textId="77777777" w:rsidR="00A933A1" w:rsidRDefault="00A933A1">
      <w:r>
        <w:separator/>
      </w:r>
    </w:p>
  </w:footnote>
  <w:footnote w:type="continuationSeparator" w:id="0">
    <w:p w14:paraId="7366E633" w14:textId="77777777" w:rsidR="00A933A1" w:rsidRDefault="00A93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7C4692"/>
    <w:multiLevelType w:val="hybridMultilevel"/>
    <w:tmpl w:val="FFFFFFFF"/>
    <w:lvl w:ilvl="0" w:tplc="0E72859A">
      <w:start w:val="1"/>
      <w:numFmt w:val="bullet"/>
      <w:lvlText w:val="●"/>
      <w:lvlJc w:val="left"/>
      <w:pPr>
        <w:ind w:left="720" w:hanging="360"/>
      </w:pPr>
    </w:lvl>
    <w:lvl w:ilvl="1" w:tplc="EDBC0210">
      <w:start w:val="1"/>
      <w:numFmt w:val="bullet"/>
      <w:lvlText w:val="○"/>
      <w:lvlJc w:val="left"/>
      <w:pPr>
        <w:ind w:left="1440" w:hanging="360"/>
      </w:pPr>
    </w:lvl>
    <w:lvl w:ilvl="2" w:tplc="615A161A">
      <w:start w:val="1"/>
      <w:numFmt w:val="bullet"/>
      <w:lvlText w:val="■"/>
      <w:lvlJc w:val="left"/>
      <w:pPr>
        <w:ind w:left="2160" w:hanging="360"/>
      </w:pPr>
    </w:lvl>
    <w:lvl w:ilvl="3" w:tplc="24984942">
      <w:start w:val="1"/>
      <w:numFmt w:val="bullet"/>
      <w:lvlText w:val="●"/>
      <w:lvlJc w:val="left"/>
      <w:pPr>
        <w:ind w:left="2880" w:hanging="360"/>
      </w:pPr>
    </w:lvl>
    <w:lvl w:ilvl="4" w:tplc="F432B8DA">
      <w:start w:val="1"/>
      <w:numFmt w:val="bullet"/>
      <w:lvlText w:val="○"/>
      <w:lvlJc w:val="left"/>
      <w:pPr>
        <w:ind w:left="3600" w:hanging="360"/>
      </w:pPr>
    </w:lvl>
    <w:lvl w:ilvl="5" w:tplc="1BC4A5EA">
      <w:start w:val="1"/>
      <w:numFmt w:val="bullet"/>
      <w:lvlText w:val="■"/>
      <w:lvlJc w:val="left"/>
      <w:pPr>
        <w:ind w:left="4320" w:hanging="360"/>
      </w:pPr>
    </w:lvl>
    <w:lvl w:ilvl="6" w:tplc="805E156A">
      <w:start w:val="1"/>
      <w:numFmt w:val="bullet"/>
      <w:lvlText w:val="●"/>
      <w:lvlJc w:val="left"/>
      <w:pPr>
        <w:ind w:left="5040" w:hanging="360"/>
      </w:pPr>
    </w:lvl>
    <w:lvl w:ilvl="7" w:tplc="CBBC6536">
      <w:start w:val="1"/>
      <w:numFmt w:val="bullet"/>
      <w:lvlText w:val="●"/>
      <w:lvlJc w:val="left"/>
      <w:pPr>
        <w:ind w:left="5760" w:hanging="360"/>
      </w:pPr>
    </w:lvl>
    <w:lvl w:ilvl="8" w:tplc="273ECD22">
      <w:start w:val="1"/>
      <w:numFmt w:val="bullet"/>
      <w:lvlText w:val="●"/>
      <w:lvlJc w:val="left"/>
      <w:pPr>
        <w:ind w:left="6480" w:hanging="360"/>
      </w:pPr>
    </w:lvl>
  </w:abstractNum>
  <w:num w:numId="1" w16cid:durableId="102984003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arc Rechter">
    <w15:presenceInfo w15:providerId="AD" w15:userId="S::m.rechter@resilientgroup.eu::91f9d155-4083-44b2-8716-c1d8c4134cd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05A"/>
    <w:rsid w:val="0001536B"/>
    <w:rsid w:val="00071BD8"/>
    <w:rsid w:val="00167D29"/>
    <w:rsid w:val="002434FF"/>
    <w:rsid w:val="00254EE7"/>
    <w:rsid w:val="00277016"/>
    <w:rsid w:val="002977F1"/>
    <w:rsid w:val="002F4E48"/>
    <w:rsid w:val="003B7944"/>
    <w:rsid w:val="00461698"/>
    <w:rsid w:val="00486E23"/>
    <w:rsid w:val="0049205A"/>
    <w:rsid w:val="00495003"/>
    <w:rsid w:val="00516A69"/>
    <w:rsid w:val="005A089C"/>
    <w:rsid w:val="006533D0"/>
    <w:rsid w:val="00696747"/>
    <w:rsid w:val="006D32DA"/>
    <w:rsid w:val="00703AF0"/>
    <w:rsid w:val="00711E83"/>
    <w:rsid w:val="00723A7E"/>
    <w:rsid w:val="0072532D"/>
    <w:rsid w:val="007530AB"/>
    <w:rsid w:val="007C238F"/>
    <w:rsid w:val="007D654E"/>
    <w:rsid w:val="007E44B7"/>
    <w:rsid w:val="008C7DB8"/>
    <w:rsid w:val="00970D28"/>
    <w:rsid w:val="009C78CC"/>
    <w:rsid w:val="00A43608"/>
    <w:rsid w:val="00A72261"/>
    <w:rsid w:val="00A933A1"/>
    <w:rsid w:val="00A9767F"/>
    <w:rsid w:val="00AC0364"/>
    <w:rsid w:val="00AE3241"/>
    <w:rsid w:val="00B56457"/>
    <w:rsid w:val="00C17AE8"/>
    <w:rsid w:val="00C745F5"/>
    <w:rsid w:val="00C95C5C"/>
    <w:rsid w:val="00CC283E"/>
    <w:rsid w:val="00CE79C6"/>
    <w:rsid w:val="00CF19B5"/>
    <w:rsid w:val="00D6142E"/>
    <w:rsid w:val="00D62763"/>
    <w:rsid w:val="00D868F8"/>
    <w:rsid w:val="00DA2794"/>
    <w:rsid w:val="00DF5E07"/>
    <w:rsid w:val="00E13121"/>
    <w:rsid w:val="00E5297A"/>
    <w:rsid w:val="00E80D15"/>
    <w:rsid w:val="00E82871"/>
    <w:rsid w:val="00F326A9"/>
    <w:rsid w:val="00F41360"/>
    <w:rsid w:val="00F5131A"/>
    <w:rsid w:val="00F65290"/>
    <w:rsid w:val="00F819A2"/>
    <w:rsid w:val="00FA5511"/>
    <w:rsid w:val="00FC2566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285757"/>
  <w15:docId w15:val="{F570D879-7678-7942-87DF-368C608C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444444"/>
        <w:sz w:val="22"/>
        <w:szCs w:val="22"/>
        <w:lang w:val="en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7D654E"/>
  </w:style>
  <w:style w:type="character" w:styleId="CommentReference">
    <w:name w:val="annotation reference"/>
    <w:basedOn w:val="DefaultParagraphFont"/>
    <w:uiPriority w:val="99"/>
    <w:semiHidden/>
    <w:unhideWhenUsed/>
    <w:rsid w:val="007D65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65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5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5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5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4352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V53 AI Cluster — Homepage copy</vt:lpstr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V53 AI Cluster — Homepage copy</dc:title>
  <dc:creator>V53 AI Cluster</dc:creator>
  <cp:lastModifiedBy>Marc Rechter</cp:lastModifiedBy>
  <cp:revision>2</cp:revision>
  <dcterms:created xsi:type="dcterms:W3CDTF">2026-07-22T13:09:00Z</dcterms:created>
  <dcterms:modified xsi:type="dcterms:W3CDTF">2026-07-22T13:09:00Z</dcterms:modified>
</cp:coreProperties>
</file>